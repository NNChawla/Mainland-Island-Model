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  <w:r>
        <w:rPr>
          <w:rFonts w:ascii="Times" w:hAnsi="Times"/>
          <w:b/>
          <w:sz w:val="28"/>
        </w:rPr>
        <w:t>Supplemental Figure B</w:t>
      </w: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  <w:bookmarkStart w:id="0" w:name="_GoBack"/>
      <w:bookmarkEnd w:id="0"/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jc w:val="center"/>
        <w:rPr>
          <w:rFonts w:ascii="Times" w:hAnsi="Times"/>
          <w:b/>
          <w:sz w:val="28"/>
        </w:rPr>
      </w:pPr>
      <w:r w:rsidRPr="007E395C">
        <w:rPr>
          <w:noProof/>
          <w:lang w:eastAsia="ja-JP"/>
        </w:rPr>
        <w:drawing>
          <wp:inline distT="0" distB="0" distL="0" distR="0">
            <wp:extent cx="2730500" cy="2425700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  <w:r>
        <w:rPr>
          <w:rFonts w:ascii="Times" w:hAnsi="Times"/>
          <w:b/>
        </w:rPr>
        <w:t>Figure B</w:t>
      </w:r>
      <w:r w:rsidRPr="007C7DD6">
        <w:rPr>
          <w:rFonts w:ascii="Times" w:hAnsi="Times"/>
          <w:b/>
        </w:rPr>
        <w:t>1.</w:t>
      </w:r>
      <w:r>
        <w:rPr>
          <w:rFonts w:ascii="Times" w:hAnsi="Times"/>
          <w:b/>
          <w:lang w:eastAsia="ja-JP"/>
        </w:rPr>
        <w:t xml:space="preserve"> </w:t>
      </w:r>
      <w:r>
        <w:rPr>
          <w:rFonts w:ascii="Times" w:hAnsi="Times"/>
          <w:lang w:val="en-GB"/>
        </w:rPr>
        <w:t>Proportion of connected pairs-</w:t>
      </w:r>
      <w:r w:rsidRPr="00C64423">
        <w:rPr>
          <w:rFonts w:ascii="Times" w:hAnsi="Times"/>
          <w:lang w:val="en-GB"/>
        </w:rPr>
        <w:t>stability</w:t>
      </w:r>
      <w:r>
        <w:rPr>
          <w:rFonts w:ascii="Times" w:hAnsi="Times"/>
          <w:lang w:val="en-GB"/>
        </w:rPr>
        <w:t xml:space="preserve"> relationships in communities</w:t>
      </w:r>
      <w:r w:rsidRPr="00C64423">
        <w:rPr>
          <w:rFonts w:ascii="Times" w:hAnsi="Times"/>
          <w:lang w:val="en-GB"/>
        </w:rPr>
        <w:t xml:space="preserve"> with </w:t>
      </w:r>
      <w:r>
        <w:rPr>
          <w:rFonts w:ascii="Times" w:hAnsi="Times"/>
          <w:lang w:val="en-GB"/>
        </w:rPr>
        <w:t xml:space="preserve">single interaction types. </w:t>
      </w:r>
      <w:r w:rsidRPr="00C64423">
        <w:rPr>
          <w:rFonts w:ascii="Times" w:hAnsi="Times"/>
          <w:lang w:val="en-GB"/>
        </w:rPr>
        <w:t xml:space="preserve">We assumed a type I functional response. </w:t>
      </w:r>
      <w:r>
        <w:rPr>
          <w:rFonts w:ascii="Times" w:hAnsi="Times"/>
          <w:lang w:val="en-GB"/>
        </w:rPr>
        <w:t>Circles with different</w:t>
      </w:r>
      <w:r w:rsidRPr="00C64423">
        <w:rPr>
          <w:rFonts w:ascii="Times" w:hAnsi="Times"/>
          <w:lang w:val="en-GB"/>
        </w:rPr>
        <w:t xml:space="preserve"> </w:t>
      </w:r>
      <w:r>
        <w:rPr>
          <w:rFonts w:ascii="Times" w:hAnsi="Times"/>
          <w:lang w:val="en-GB"/>
        </w:rPr>
        <w:t xml:space="preserve">colours </w:t>
      </w:r>
      <w:r w:rsidRPr="00C64423">
        <w:rPr>
          <w:rFonts w:ascii="Times" w:hAnsi="Times"/>
          <w:lang w:val="en-GB"/>
        </w:rPr>
        <w:t xml:space="preserve">indicate different </w:t>
      </w:r>
      <w:r>
        <w:rPr>
          <w:rFonts w:ascii="Times" w:hAnsi="Times"/>
          <w:lang w:val="en-GB"/>
        </w:rPr>
        <w:t>communities with different type</w:t>
      </w:r>
      <w:r w:rsidRPr="00C64423">
        <w:rPr>
          <w:rFonts w:ascii="Times" w:hAnsi="Times"/>
          <w:lang w:val="en-GB"/>
        </w:rPr>
        <w:t xml:space="preserve">s of </w:t>
      </w:r>
      <w:r>
        <w:rPr>
          <w:rFonts w:ascii="Times" w:hAnsi="Times"/>
          <w:lang w:val="en-GB"/>
        </w:rPr>
        <w:t>interaction</w:t>
      </w:r>
      <w:r w:rsidRPr="00C64423">
        <w:rPr>
          <w:rFonts w:ascii="Times" w:hAnsi="Times"/>
          <w:lang w:val="en-GB"/>
        </w:rPr>
        <w:t xml:space="preserve">. We assumed </w:t>
      </w:r>
      <w:r>
        <w:rPr>
          <w:rFonts w:ascii="Times" w:hAnsi="Times"/>
          <w:i/>
          <w:lang w:val="en-GB"/>
        </w:rPr>
        <w:t>N</w:t>
      </w:r>
      <w:r>
        <w:rPr>
          <w:rFonts w:ascii="Times" w:hAnsi="Times"/>
          <w:lang w:val="en-GB"/>
        </w:rPr>
        <w:t xml:space="preserve"> = 50</w:t>
      </w:r>
      <w:r w:rsidRPr="00C64423">
        <w:rPr>
          <w:rFonts w:ascii="Times" w:hAnsi="Times"/>
          <w:lang w:val="en-GB"/>
        </w:rPr>
        <w:t>.</w:t>
      </w: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Pr="00D50878" w:rsidRDefault="003B16B1" w:rsidP="003B16B1">
      <w:pPr>
        <w:spacing w:line="360" w:lineRule="auto"/>
        <w:rPr>
          <w:rFonts w:ascii="Times" w:hAnsi="Times"/>
          <w:b/>
          <w:sz w:val="28"/>
        </w:rPr>
      </w:pPr>
    </w:p>
    <w:p w:rsidR="003B16B1" w:rsidRDefault="003B16B1" w:rsidP="003B16B1">
      <w:pPr>
        <w:rPr>
          <w:rFonts w:ascii="Times" w:hAnsi="Times"/>
          <w:b/>
        </w:rPr>
      </w:pPr>
      <w:r w:rsidRPr="00D9645C">
        <w:rPr>
          <w:noProof/>
          <w:lang w:eastAsia="ja-JP"/>
        </w:rPr>
        <w:drawing>
          <wp:inline distT="0" distB="0" distL="0" distR="0">
            <wp:extent cx="5397500" cy="2800350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6B1" w:rsidRDefault="003B16B1" w:rsidP="003B16B1">
      <w:pPr>
        <w:rPr>
          <w:rFonts w:ascii="Times" w:hAnsi="Times"/>
          <w:b/>
        </w:rPr>
      </w:pPr>
    </w:p>
    <w:p w:rsidR="003B16B1" w:rsidRDefault="003B16B1" w:rsidP="003B16B1">
      <w:pPr>
        <w:rPr>
          <w:rFonts w:ascii="Times" w:hAnsi="Times"/>
          <w:b/>
        </w:rPr>
      </w:pPr>
    </w:p>
    <w:p w:rsidR="003B16B1" w:rsidRDefault="003B16B1" w:rsidP="003B16B1">
      <w:pPr>
        <w:rPr>
          <w:rFonts w:ascii="Times" w:hAnsi="Times"/>
          <w:b/>
        </w:rPr>
      </w:pPr>
    </w:p>
    <w:p w:rsidR="003B16B1" w:rsidRPr="007C7DD6" w:rsidRDefault="003B16B1" w:rsidP="003B16B1">
      <w:pPr>
        <w:rPr>
          <w:rFonts w:ascii="Times" w:hAnsi="Times"/>
          <w:b/>
        </w:rPr>
      </w:pPr>
      <w:r>
        <w:rPr>
          <w:rFonts w:ascii="Times" w:hAnsi="Times"/>
          <w:b/>
        </w:rPr>
        <w:t>Figure B2</w:t>
      </w:r>
      <w:r w:rsidRPr="007C7DD6">
        <w:rPr>
          <w:rFonts w:ascii="Times" w:hAnsi="Times"/>
          <w:b/>
        </w:rPr>
        <w:t xml:space="preserve">. </w:t>
      </w:r>
      <w:r w:rsidRPr="007C7DD6">
        <w:rPr>
          <w:rFonts w:ascii="Times" w:hAnsi="Times"/>
        </w:rPr>
        <w:t>Stability of hybrid communities with two types of interaction. We assumed a cascade network and type I functional response. (</w:t>
      </w:r>
      <w:proofErr w:type="gramStart"/>
      <w:r w:rsidRPr="007C7DD6">
        <w:rPr>
          <w:rFonts w:ascii="Times" w:hAnsi="Times"/>
        </w:rPr>
        <w:t>a-c</w:t>
      </w:r>
      <w:proofErr w:type="gramEnd"/>
      <w:r w:rsidRPr="007C7DD6">
        <w:rPr>
          <w:rFonts w:ascii="Times" w:hAnsi="Times"/>
        </w:rPr>
        <w:t xml:space="preserve">) Effects of the proportion of connected pairs </w:t>
      </w:r>
      <w:r w:rsidRPr="007C7DD6">
        <w:rPr>
          <w:rFonts w:ascii="Times" w:hAnsi="Times"/>
          <w:i/>
        </w:rPr>
        <w:t>P</w:t>
      </w:r>
      <w:r w:rsidRPr="007C7DD6">
        <w:rPr>
          <w:rFonts w:ascii="Times" w:hAnsi="Times"/>
        </w:rPr>
        <w:t xml:space="preserve">. Colors indicate different values of </w:t>
      </w:r>
      <w:r w:rsidRPr="007C7DD6">
        <w:rPr>
          <w:rFonts w:ascii="Times" w:hAnsi="Times"/>
          <w:i/>
        </w:rPr>
        <w:t>P</w:t>
      </w:r>
      <w:r w:rsidRPr="007C7DD6">
        <w:rPr>
          <w:rFonts w:ascii="Times" w:hAnsi="Times"/>
        </w:rPr>
        <w:t xml:space="preserve">. </w:t>
      </w:r>
      <w:r>
        <w:rPr>
          <w:rFonts w:ascii="Times" w:hAnsi="Times"/>
          <w:lang w:val="en-GB"/>
        </w:rPr>
        <w:t xml:space="preserve">We assumed </w:t>
      </w:r>
      <w:r>
        <w:rPr>
          <w:rFonts w:ascii="Times" w:hAnsi="Times"/>
          <w:i/>
          <w:lang w:val="en-GB"/>
        </w:rPr>
        <w:t>N</w:t>
      </w:r>
      <w:r>
        <w:rPr>
          <w:rFonts w:ascii="Times" w:hAnsi="Times"/>
          <w:lang w:val="en-GB"/>
        </w:rPr>
        <w:t xml:space="preserve"> = 100.</w:t>
      </w:r>
      <w:r w:rsidRPr="007C7DD6">
        <w:rPr>
          <w:rFonts w:ascii="Times" w:hAnsi="Times"/>
        </w:rPr>
        <w:t xml:space="preserve"> (</w:t>
      </w:r>
      <w:proofErr w:type="gramStart"/>
      <w:r w:rsidRPr="007C7DD6">
        <w:rPr>
          <w:rFonts w:ascii="Times" w:hAnsi="Times"/>
        </w:rPr>
        <w:t>d-f</w:t>
      </w:r>
      <w:proofErr w:type="gramEnd"/>
      <w:r w:rsidRPr="007C7DD6">
        <w:rPr>
          <w:rFonts w:ascii="Times" w:hAnsi="Times"/>
        </w:rPr>
        <w:t xml:space="preserve">) Effects of parameter variability. </w:t>
      </w:r>
      <w:r>
        <w:rPr>
          <w:rFonts w:ascii="Times" w:hAnsi="Times"/>
          <w:lang w:val="en-GB"/>
        </w:rPr>
        <w:t>In these simulations, parameters (</w:t>
      </w:r>
      <w:proofErr w:type="spellStart"/>
      <w:r>
        <w:rPr>
          <w:rFonts w:ascii="Times" w:hAnsi="Times"/>
          <w:i/>
          <w:lang w:val="en-GB"/>
        </w:rPr>
        <w:t>s</w:t>
      </w:r>
      <w:r>
        <w:rPr>
          <w:rFonts w:ascii="Times" w:hAnsi="Times"/>
          <w:i/>
          <w:vertAlign w:val="subscript"/>
          <w:lang w:val="en-GB"/>
        </w:rPr>
        <w:t>i</w:t>
      </w:r>
      <w:proofErr w:type="spellEnd"/>
      <w:r>
        <w:rPr>
          <w:rFonts w:ascii="Times" w:hAnsi="Times"/>
          <w:lang w:val="en-GB"/>
        </w:rPr>
        <w:t xml:space="preserve">, </w:t>
      </w:r>
      <w:proofErr w:type="spellStart"/>
      <w:r>
        <w:rPr>
          <w:rFonts w:ascii="Times" w:hAnsi="Times"/>
          <w:i/>
          <w:kern w:val="0"/>
        </w:rPr>
        <w:t>e</w:t>
      </w:r>
      <w:r>
        <w:rPr>
          <w:rFonts w:ascii="Times" w:hAnsi="Times"/>
          <w:i/>
          <w:kern w:val="0"/>
          <w:vertAlign w:val="subscript"/>
        </w:rPr>
        <w:t>ij</w:t>
      </w:r>
      <w:proofErr w:type="spellEnd"/>
      <w:r>
        <w:rPr>
          <w:rFonts w:ascii="Times" w:hAnsi="Times"/>
          <w:kern w:val="0"/>
        </w:rPr>
        <w:t>,</w:t>
      </w:r>
      <w:r>
        <w:rPr>
          <w:rFonts w:ascii="Times" w:hAnsi="Times"/>
          <w:i/>
          <w:kern w:val="0"/>
        </w:rPr>
        <w:t xml:space="preserve"> </w:t>
      </w:r>
      <w:proofErr w:type="spellStart"/>
      <w:r w:rsidRPr="007C7DD6">
        <w:rPr>
          <w:rFonts w:ascii="Times" w:hAnsi="Times"/>
          <w:i/>
          <w:kern w:val="0"/>
        </w:rPr>
        <w:t>u</w:t>
      </w:r>
      <w:r>
        <w:rPr>
          <w:rFonts w:ascii="Times" w:hAnsi="Times"/>
          <w:i/>
          <w:kern w:val="0"/>
          <w:vertAlign w:val="subscript"/>
        </w:rPr>
        <w:t>ij</w:t>
      </w:r>
      <w:proofErr w:type="spellEnd"/>
      <w:r w:rsidRPr="007C7DD6">
        <w:rPr>
          <w:rFonts w:ascii="Times" w:hAnsi="Times"/>
          <w:kern w:val="0"/>
        </w:rPr>
        <w:t xml:space="preserve">, </w:t>
      </w:r>
      <w:proofErr w:type="spellStart"/>
      <w:r>
        <w:rPr>
          <w:rFonts w:ascii="Times" w:hAnsi="Times"/>
          <w:i/>
          <w:kern w:val="0"/>
        </w:rPr>
        <w:t>g</w:t>
      </w:r>
      <w:r>
        <w:rPr>
          <w:rFonts w:ascii="Times" w:hAnsi="Times"/>
          <w:i/>
          <w:kern w:val="0"/>
          <w:vertAlign w:val="subscript"/>
        </w:rPr>
        <w:t>ij</w:t>
      </w:r>
      <w:proofErr w:type="spellEnd"/>
      <w:r>
        <w:rPr>
          <w:rFonts w:ascii="Times" w:hAnsi="Times"/>
          <w:lang w:val="en-GB"/>
        </w:rPr>
        <w:t>) and equilibrium densities (</w:t>
      </w:r>
      <w:r>
        <w:rPr>
          <w:rFonts w:ascii="Times" w:hAnsi="Times"/>
          <w:i/>
          <w:kern w:val="0"/>
        </w:rPr>
        <w:t>X</w:t>
      </w:r>
      <w:r>
        <w:rPr>
          <w:rFonts w:ascii="Times" w:hAnsi="Times"/>
          <w:i/>
          <w:kern w:val="0"/>
          <w:vertAlign w:val="subscript"/>
        </w:rPr>
        <w:t>i</w:t>
      </w:r>
      <w:r>
        <w:rPr>
          <w:rFonts w:ascii="Times" w:hAnsi="Times"/>
          <w:kern w:val="0"/>
        </w:rPr>
        <w:t>*</w:t>
      </w:r>
      <w:r>
        <w:rPr>
          <w:rFonts w:ascii="Times" w:hAnsi="Times"/>
          <w:lang w:val="en-GB"/>
        </w:rPr>
        <w:t>) were randomly chosen from a Beta distribution</w:t>
      </w:r>
      <w:proofErr w:type="gramStart"/>
      <w:r>
        <w:rPr>
          <w:rFonts w:ascii="Times" w:hAnsi="Times"/>
          <w:lang w:val="en-GB"/>
        </w:rPr>
        <w:t xml:space="preserve">, </w:t>
      </w:r>
      <w:proofErr w:type="gramEnd"/>
      <w:r w:rsidRPr="00BA7D72">
        <w:rPr>
          <w:rFonts w:ascii="Times" w:eastAsia="ＭＳ 明朝" w:hAnsi="Times"/>
          <w:kern w:val="0"/>
          <w:position w:val="-14"/>
        </w:rPr>
        <w:object w:dxaOrig="77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pt;height:21pt" o:ole="">
            <v:imagedata r:id="rId9" o:title=""/>
          </v:shape>
          <o:OLEObject Type="Embed" ProgID="Equation.DSMT4" ShapeID="_x0000_i1025" DrawAspect="Content" ObjectID="_1463484827" r:id="rId10"/>
        </w:object>
      </w:r>
      <w:r>
        <w:rPr>
          <w:rFonts w:ascii="Times" w:hAnsi="Times"/>
          <w:lang w:val="en-GB"/>
        </w:rPr>
        <w:t xml:space="preserve">, where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26" type="#_x0000_t75" style="width:12pt;height:12pt" o:ole="">
            <v:imagedata r:id="rId11" o:title=""/>
          </v:shape>
          <o:OLEObject Type="Embed" ProgID="Equation.DSMT4" ShapeID="_x0000_i1026" DrawAspect="Content" ObjectID="_1463484828" r:id="rId12"/>
        </w:object>
      </w:r>
      <w:r w:rsidRPr="007C7DD6">
        <w:rPr>
          <w:rFonts w:ascii="Times" w:hAnsi="Times"/>
        </w:rPr>
        <w:t xml:space="preserve"> </w:t>
      </w:r>
      <w:r>
        <w:rPr>
          <w:rFonts w:ascii="Times" w:hAnsi="Times"/>
          <w:lang w:val="en-GB"/>
        </w:rPr>
        <w:t>indicated the variability in the distribution. When</w:t>
      </w:r>
      <w:r w:rsidRPr="00931BB5">
        <w:rPr>
          <w:rFonts w:ascii="ＭＳ 明朝" w:eastAsia="ＭＳ 明朝" w:hAnsi="ＭＳ 明朝" w:hint="eastAsia"/>
          <w:lang w:val="en-GB"/>
        </w:rPr>
        <w:t xml:space="preserve">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27" type="#_x0000_t75" style="width:12pt;height:12pt" o:ole="">
            <v:imagedata r:id="rId11" o:title=""/>
          </v:shape>
          <o:OLEObject Type="Embed" ProgID="Equation.DSMT4" ShapeID="_x0000_i1027" DrawAspect="Content" ObjectID="_1463484829" r:id="rId13"/>
        </w:object>
      </w:r>
      <w:r>
        <w:rPr>
          <w:rFonts w:ascii="Times" w:hAnsi="Times"/>
          <w:lang w:val="en-GB"/>
        </w:rPr>
        <w:t xml:space="preserve">= 1, the distribution was uniform (a-c). As the value of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28" type="#_x0000_t75" style="width:12pt;height:12pt" o:ole="">
            <v:imagedata r:id="rId11" o:title=""/>
          </v:shape>
          <o:OLEObject Type="Embed" ProgID="Equation.DSMT4" ShapeID="_x0000_i1028" DrawAspect="Content" ObjectID="_1463484830" r:id="rId14"/>
        </w:object>
      </w:r>
      <w:r>
        <w:rPr>
          <w:rFonts w:ascii="Times" w:hAnsi="Times"/>
          <w:lang w:val="en-GB"/>
        </w:rPr>
        <w:t xml:space="preserve"> increased, the distribution had a stronger central tendency. </w:t>
      </w:r>
      <w:r w:rsidRPr="007C7DD6">
        <w:rPr>
          <w:rFonts w:ascii="Times" w:hAnsi="Times"/>
        </w:rPr>
        <w:t xml:space="preserve">Colors indicate different values </w:t>
      </w:r>
      <w:proofErr w:type="gramStart"/>
      <w:r w:rsidRPr="007C7DD6">
        <w:rPr>
          <w:rFonts w:ascii="Times" w:hAnsi="Times"/>
        </w:rPr>
        <w:t xml:space="preserve">of </w:t>
      </w:r>
      <w:proofErr w:type="gramEnd"/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29" type="#_x0000_t75" style="width:12pt;height:12pt" o:ole="">
            <v:imagedata r:id="rId11" o:title=""/>
          </v:shape>
          <o:OLEObject Type="Embed" ProgID="Equation.DSMT4" ShapeID="_x0000_i1029" DrawAspect="Content" ObjectID="_1463484831" r:id="rId15"/>
        </w:object>
      </w:r>
      <w:r w:rsidRPr="007C7DD6">
        <w:rPr>
          <w:rFonts w:ascii="Times" w:hAnsi="Times"/>
        </w:rPr>
        <w:t xml:space="preserve">. </w:t>
      </w:r>
      <w:r>
        <w:rPr>
          <w:rFonts w:ascii="Times" w:hAnsi="Times"/>
          <w:lang w:val="en-GB"/>
        </w:rPr>
        <w:t xml:space="preserve">We assumed </w:t>
      </w:r>
      <w:r>
        <w:rPr>
          <w:rFonts w:ascii="Times" w:hAnsi="Times"/>
          <w:i/>
          <w:lang w:val="en-GB"/>
        </w:rPr>
        <w:t>N</w:t>
      </w:r>
      <w:r>
        <w:rPr>
          <w:rFonts w:ascii="Times" w:hAnsi="Times"/>
          <w:lang w:val="en-GB"/>
        </w:rPr>
        <w:t xml:space="preserve"> = 100 and </w:t>
      </w:r>
      <w:r>
        <w:rPr>
          <w:rFonts w:ascii="Times" w:hAnsi="Times"/>
          <w:i/>
          <w:lang w:val="en-GB"/>
        </w:rPr>
        <w:t>P =</w:t>
      </w:r>
      <w:r>
        <w:rPr>
          <w:rFonts w:ascii="Times" w:hAnsi="Times"/>
          <w:lang w:val="en-GB"/>
        </w:rPr>
        <w:t xml:space="preserve"> 0.7.</w:t>
      </w:r>
    </w:p>
    <w:p w:rsidR="003B16B1" w:rsidRDefault="003B16B1" w:rsidP="003B16B1"/>
    <w:p w:rsidR="003B16B1" w:rsidRDefault="003B16B1" w:rsidP="003B16B1">
      <w:ins w:id="1" w:author="KONDOH Michio" w:date="2014-06-03T11:06:00Z">
        <w:r>
          <w:br w:type="page"/>
        </w:r>
      </w:ins>
    </w:p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>
      <w:pPr>
        <w:spacing w:line="360" w:lineRule="auto"/>
        <w:rPr>
          <w:rFonts w:ascii="Times" w:hAnsi="Times"/>
          <w:b/>
        </w:rPr>
      </w:pPr>
      <w:r w:rsidRPr="00D9645C">
        <w:rPr>
          <w:noProof/>
          <w:lang w:eastAsia="ja-JP"/>
        </w:rPr>
        <w:drawing>
          <wp:inline distT="0" distB="0" distL="0" distR="0">
            <wp:extent cx="5397500" cy="403860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Pr="007C7DD6" w:rsidRDefault="003B16B1" w:rsidP="003B16B1">
      <w:pPr>
        <w:rPr>
          <w:rFonts w:ascii="Times" w:hAnsi="Times"/>
          <w:b/>
        </w:rPr>
      </w:pPr>
      <w:r>
        <w:rPr>
          <w:rFonts w:ascii="Times" w:hAnsi="Times"/>
          <w:b/>
        </w:rPr>
        <w:t>Figure B</w:t>
      </w:r>
      <w:r>
        <w:rPr>
          <w:rFonts w:ascii="Times" w:hAnsi="Times" w:hint="eastAsia"/>
          <w:b/>
          <w:lang w:eastAsia="ja-JP"/>
        </w:rPr>
        <w:t>3</w:t>
      </w:r>
      <w:r w:rsidRPr="007C7DD6">
        <w:rPr>
          <w:rFonts w:ascii="Times" w:hAnsi="Times"/>
          <w:b/>
        </w:rPr>
        <w:t>.</w:t>
      </w:r>
      <w:r w:rsidRPr="007C7DD6">
        <w:rPr>
          <w:rFonts w:ascii="Times" w:hAnsi="Times"/>
        </w:rPr>
        <w:t xml:space="preserve"> Stability of hybrid communities with two types of interaction. We assumed a cascade network and type II functional response in antagonistic and mutualistic interactions. (</w:t>
      </w:r>
      <w:proofErr w:type="gramStart"/>
      <w:r w:rsidRPr="007C7DD6">
        <w:rPr>
          <w:rFonts w:ascii="Times" w:hAnsi="Times"/>
        </w:rPr>
        <w:t>a-c</w:t>
      </w:r>
      <w:proofErr w:type="gramEnd"/>
      <w:r w:rsidRPr="007C7DD6">
        <w:rPr>
          <w:rFonts w:ascii="Times" w:hAnsi="Times"/>
        </w:rPr>
        <w:t xml:space="preserve">) Effects of species number </w:t>
      </w:r>
      <w:r w:rsidRPr="007C7DD6">
        <w:rPr>
          <w:rFonts w:ascii="Times" w:hAnsi="Times"/>
          <w:i/>
        </w:rPr>
        <w:t>N</w:t>
      </w:r>
      <w:r w:rsidRPr="007C7DD6">
        <w:rPr>
          <w:rFonts w:ascii="Times" w:hAnsi="Times"/>
        </w:rPr>
        <w:t>. We assumed</w:t>
      </w:r>
      <w:r>
        <w:rPr>
          <w:rFonts w:ascii="Times" w:hAnsi="Times"/>
          <w:i/>
          <w:lang w:val="en-GB"/>
        </w:rPr>
        <w:t xml:space="preserve"> P =</w:t>
      </w:r>
      <w:r>
        <w:rPr>
          <w:rFonts w:ascii="Times" w:hAnsi="Times"/>
          <w:lang w:val="en-GB"/>
        </w:rPr>
        <w:t xml:space="preserve"> 0.7 and</w:t>
      </w:r>
      <w:r w:rsidRPr="007C7DD6">
        <w:rPr>
          <w:rFonts w:ascii="Times" w:hAnsi="Times"/>
        </w:rPr>
        <w:t xml:space="preserve">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30" type="#_x0000_t75" style="width:12pt;height:12pt" o:ole="">
            <v:imagedata r:id="rId11" o:title=""/>
          </v:shape>
          <o:OLEObject Type="Embed" ProgID="Equation.DSMT4" ShapeID="_x0000_i1030" DrawAspect="Content" ObjectID="_1463484832" r:id="rId17"/>
        </w:object>
      </w:r>
      <w:r>
        <w:rPr>
          <w:rFonts w:ascii="Times" w:hAnsi="Times"/>
          <w:lang w:val="en-GB"/>
        </w:rPr>
        <w:t xml:space="preserve"> = 1.</w:t>
      </w:r>
      <w:r w:rsidRPr="007C7DD6">
        <w:rPr>
          <w:rFonts w:ascii="Times" w:hAnsi="Times"/>
        </w:rPr>
        <w:t xml:space="preserve"> (</w:t>
      </w:r>
      <w:proofErr w:type="gramStart"/>
      <w:r w:rsidRPr="007C7DD6">
        <w:rPr>
          <w:rFonts w:ascii="Times" w:hAnsi="Times"/>
        </w:rPr>
        <w:t>d-f</w:t>
      </w:r>
      <w:proofErr w:type="gramEnd"/>
      <w:r w:rsidRPr="007C7DD6">
        <w:rPr>
          <w:rFonts w:ascii="Times" w:hAnsi="Times"/>
        </w:rPr>
        <w:t xml:space="preserve">) Effects of the proportion of connected pairs </w:t>
      </w:r>
      <w:r w:rsidRPr="007C7DD6">
        <w:rPr>
          <w:rFonts w:ascii="Times" w:hAnsi="Times"/>
          <w:i/>
        </w:rPr>
        <w:t>P</w:t>
      </w:r>
      <w:r w:rsidRPr="007C7DD6">
        <w:rPr>
          <w:rFonts w:ascii="Times" w:hAnsi="Times"/>
        </w:rPr>
        <w:t xml:space="preserve">. </w:t>
      </w:r>
      <w:r>
        <w:rPr>
          <w:rFonts w:ascii="Times" w:hAnsi="Times"/>
          <w:lang w:val="en-GB"/>
        </w:rPr>
        <w:t xml:space="preserve">We assumed </w:t>
      </w:r>
      <w:r>
        <w:rPr>
          <w:rFonts w:ascii="Times" w:hAnsi="Times"/>
          <w:i/>
          <w:lang w:val="en-GB"/>
        </w:rPr>
        <w:t>N</w:t>
      </w:r>
      <w:r>
        <w:rPr>
          <w:rFonts w:ascii="Times" w:hAnsi="Times"/>
          <w:lang w:val="en-GB"/>
        </w:rPr>
        <w:t xml:space="preserve"> = 100 and</w:t>
      </w:r>
      <w:r w:rsidRPr="007C7DD6">
        <w:rPr>
          <w:rFonts w:ascii="Times" w:hAnsi="Times"/>
        </w:rPr>
        <w:t xml:space="preserve">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31" type="#_x0000_t75" style="width:12pt;height:12pt" o:ole="">
            <v:imagedata r:id="rId11" o:title=""/>
          </v:shape>
          <o:OLEObject Type="Embed" ProgID="Equation.DSMT4" ShapeID="_x0000_i1031" DrawAspect="Content" ObjectID="_1463484833" r:id="rId18"/>
        </w:object>
      </w:r>
      <w:r>
        <w:rPr>
          <w:rFonts w:ascii="Times" w:hAnsi="Times"/>
          <w:lang w:val="en-GB"/>
        </w:rPr>
        <w:t xml:space="preserve"> = 1. (</w:t>
      </w:r>
      <w:proofErr w:type="gramStart"/>
      <w:r>
        <w:rPr>
          <w:rFonts w:ascii="Times" w:hAnsi="Times"/>
          <w:lang w:val="en-GB"/>
        </w:rPr>
        <w:t>g-j</w:t>
      </w:r>
      <w:proofErr w:type="gramEnd"/>
      <w:r>
        <w:rPr>
          <w:rFonts w:ascii="Times" w:hAnsi="Times"/>
          <w:lang w:val="en-GB"/>
        </w:rPr>
        <w:t xml:space="preserve">) </w:t>
      </w:r>
      <w:r w:rsidRPr="007C7DD6">
        <w:rPr>
          <w:rFonts w:ascii="Times" w:hAnsi="Times"/>
        </w:rPr>
        <w:t xml:space="preserve">Effects of parameter variability. </w:t>
      </w:r>
      <w:r>
        <w:rPr>
          <w:rFonts w:ascii="Times" w:hAnsi="Times"/>
          <w:lang w:val="en-GB"/>
        </w:rPr>
        <w:t>In these simulations, parameters (</w:t>
      </w:r>
      <w:proofErr w:type="spellStart"/>
      <w:r>
        <w:rPr>
          <w:rFonts w:ascii="Times" w:hAnsi="Times"/>
          <w:i/>
          <w:lang w:val="en-GB"/>
        </w:rPr>
        <w:t>s</w:t>
      </w:r>
      <w:r>
        <w:rPr>
          <w:rFonts w:ascii="Times" w:hAnsi="Times"/>
          <w:i/>
          <w:vertAlign w:val="subscript"/>
          <w:lang w:val="en-GB"/>
        </w:rPr>
        <w:t>i</w:t>
      </w:r>
      <w:proofErr w:type="spellEnd"/>
      <w:r>
        <w:rPr>
          <w:rFonts w:ascii="Times" w:hAnsi="Times"/>
          <w:lang w:val="en-GB"/>
        </w:rPr>
        <w:t>,</w:t>
      </w:r>
      <w:r>
        <w:rPr>
          <w:rFonts w:ascii="Times" w:hAnsi="Times"/>
          <w:i/>
          <w:lang w:val="en-GB"/>
        </w:rPr>
        <w:t xml:space="preserve"> </w:t>
      </w:r>
      <w:proofErr w:type="spellStart"/>
      <w:r>
        <w:rPr>
          <w:rFonts w:ascii="Times" w:hAnsi="Times"/>
          <w:i/>
          <w:lang w:val="en-GB"/>
        </w:rPr>
        <w:t>h</w:t>
      </w:r>
      <w:r>
        <w:rPr>
          <w:rFonts w:ascii="Times" w:hAnsi="Times"/>
          <w:i/>
          <w:vertAlign w:val="subscript"/>
          <w:lang w:val="en-GB"/>
        </w:rPr>
        <w:t>ij</w:t>
      </w:r>
      <w:proofErr w:type="spellEnd"/>
      <w:r>
        <w:rPr>
          <w:rFonts w:ascii="Times" w:hAnsi="Times"/>
          <w:lang w:val="en-GB"/>
        </w:rPr>
        <w:t xml:space="preserve">, </w:t>
      </w:r>
      <w:proofErr w:type="spellStart"/>
      <w:r>
        <w:rPr>
          <w:rFonts w:ascii="Times" w:hAnsi="Times"/>
          <w:i/>
          <w:kern w:val="0"/>
        </w:rPr>
        <w:t>e</w:t>
      </w:r>
      <w:r>
        <w:rPr>
          <w:rFonts w:ascii="Times" w:hAnsi="Times"/>
          <w:i/>
          <w:kern w:val="0"/>
          <w:vertAlign w:val="subscript"/>
        </w:rPr>
        <w:t>ij</w:t>
      </w:r>
      <w:proofErr w:type="spellEnd"/>
      <w:r>
        <w:rPr>
          <w:rFonts w:ascii="Times" w:hAnsi="Times"/>
          <w:kern w:val="0"/>
        </w:rPr>
        <w:t>,</w:t>
      </w:r>
      <w:r>
        <w:rPr>
          <w:rFonts w:ascii="Times" w:hAnsi="Times"/>
          <w:i/>
          <w:kern w:val="0"/>
        </w:rPr>
        <w:t xml:space="preserve"> </w:t>
      </w:r>
      <w:proofErr w:type="spellStart"/>
      <w:r w:rsidRPr="007C7DD6">
        <w:rPr>
          <w:rFonts w:ascii="Times" w:hAnsi="Times"/>
          <w:i/>
          <w:kern w:val="0"/>
        </w:rPr>
        <w:t>u</w:t>
      </w:r>
      <w:r>
        <w:rPr>
          <w:rFonts w:ascii="Times" w:hAnsi="Times"/>
          <w:i/>
          <w:kern w:val="0"/>
          <w:vertAlign w:val="subscript"/>
        </w:rPr>
        <w:t>ij</w:t>
      </w:r>
      <w:proofErr w:type="spellEnd"/>
      <w:r w:rsidRPr="007C7DD6">
        <w:rPr>
          <w:rFonts w:ascii="Times" w:hAnsi="Times"/>
          <w:kern w:val="0"/>
        </w:rPr>
        <w:t xml:space="preserve">, </w:t>
      </w:r>
      <w:proofErr w:type="spellStart"/>
      <w:r>
        <w:rPr>
          <w:rFonts w:ascii="Times" w:hAnsi="Times"/>
          <w:i/>
          <w:kern w:val="0"/>
        </w:rPr>
        <w:t>g</w:t>
      </w:r>
      <w:r>
        <w:rPr>
          <w:rFonts w:ascii="Times" w:hAnsi="Times"/>
          <w:i/>
          <w:kern w:val="0"/>
          <w:vertAlign w:val="subscript"/>
        </w:rPr>
        <w:t>ij</w:t>
      </w:r>
      <w:proofErr w:type="spellEnd"/>
      <w:r>
        <w:rPr>
          <w:rFonts w:ascii="Times" w:hAnsi="Times"/>
          <w:lang w:val="en-GB"/>
        </w:rPr>
        <w:t>), and equilibrium densities (</w:t>
      </w:r>
      <w:r>
        <w:rPr>
          <w:rFonts w:ascii="Times" w:hAnsi="Times"/>
          <w:i/>
          <w:kern w:val="0"/>
        </w:rPr>
        <w:t>X</w:t>
      </w:r>
      <w:r>
        <w:rPr>
          <w:rFonts w:ascii="Times" w:hAnsi="Times"/>
          <w:i/>
          <w:kern w:val="0"/>
          <w:vertAlign w:val="subscript"/>
        </w:rPr>
        <w:t>i</w:t>
      </w:r>
      <w:r>
        <w:rPr>
          <w:rFonts w:ascii="Times" w:hAnsi="Times"/>
          <w:kern w:val="0"/>
        </w:rPr>
        <w:t>*</w:t>
      </w:r>
      <w:r>
        <w:rPr>
          <w:rFonts w:ascii="Times" w:hAnsi="Times"/>
          <w:lang w:val="en-GB"/>
        </w:rPr>
        <w:t xml:space="preserve">) were randomly chosen from a Beta distribution, </w:t>
      </w:r>
      <w:r w:rsidRPr="00BA7D72">
        <w:rPr>
          <w:rFonts w:ascii="Times" w:eastAsia="ＭＳ 明朝" w:hAnsi="Times"/>
          <w:kern w:val="0"/>
          <w:position w:val="-14"/>
        </w:rPr>
        <w:object w:dxaOrig="770" w:dyaOrig="420">
          <v:shape id="_x0000_i1032" type="#_x0000_t75" style="width:39pt;height:21pt" o:ole="">
            <v:imagedata r:id="rId9" o:title=""/>
          </v:shape>
          <o:OLEObject Type="Embed" ProgID="Equation.DSMT4" ShapeID="_x0000_i1032" DrawAspect="Content" ObjectID="_1463484834" r:id="rId19"/>
        </w:object>
      </w:r>
      <w:r>
        <w:rPr>
          <w:rFonts w:ascii="Times" w:hAnsi="Times"/>
          <w:lang w:val="en-GB"/>
        </w:rPr>
        <w:t xml:space="preserve"> </w:t>
      </w:r>
      <w:r w:rsidRPr="007C7DD6">
        <w:rPr>
          <w:rFonts w:ascii="Times" w:hAnsi="Times"/>
        </w:rPr>
        <w:t>Remaining i</w:t>
      </w:r>
      <w:r>
        <w:rPr>
          <w:rFonts w:ascii="Times" w:hAnsi="Times"/>
        </w:rPr>
        <w:t>nformation is the same as Fig. B2</w:t>
      </w:r>
      <w:r w:rsidRPr="007C7DD6">
        <w:rPr>
          <w:rFonts w:ascii="Times" w:hAnsi="Times"/>
        </w:rPr>
        <w:t>.</w:t>
      </w:r>
    </w:p>
    <w:p w:rsidR="003B16B1" w:rsidRDefault="003B16B1" w:rsidP="003B16B1"/>
    <w:p w:rsidR="003B16B1" w:rsidRDefault="003B16B1" w:rsidP="003B16B1">
      <w:pPr>
        <w:spacing w:line="360" w:lineRule="auto"/>
        <w:rPr>
          <w:rFonts w:ascii="Times" w:hAnsi="Times"/>
          <w:b/>
        </w:rPr>
      </w:pPr>
      <w:ins w:id="2" w:author="KONDOH Michio" w:date="2014-06-03T11:06:00Z">
        <w:r>
          <w:br w:type="page"/>
        </w:r>
      </w:ins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  <w:r w:rsidRPr="00D9645C">
        <w:rPr>
          <w:noProof/>
          <w:lang w:eastAsia="ja-JP"/>
        </w:rPr>
        <w:drawing>
          <wp:inline distT="0" distB="0" distL="0" distR="0">
            <wp:extent cx="5403850" cy="2851150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rPr>
          <w:rFonts w:ascii="Times" w:hAnsi="Times"/>
          <w:b/>
        </w:rPr>
      </w:pPr>
    </w:p>
    <w:p w:rsidR="003B16B1" w:rsidRPr="007C7DD6" w:rsidRDefault="003B16B1" w:rsidP="003B16B1">
      <w:pPr>
        <w:rPr>
          <w:rFonts w:ascii="Times" w:hAnsi="Times"/>
          <w:b/>
        </w:rPr>
      </w:pPr>
      <w:r>
        <w:rPr>
          <w:rFonts w:ascii="Times" w:hAnsi="Times"/>
          <w:b/>
        </w:rPr>
        <w:t>Figure B4</w:t>
      </w:r>
      <w:r w:rsidRPr="007C7DD6">
        <w:rPr>
          <w:rFonts w:ascii="Times" w:hAnsi="Times"/>
          <w:b/>
        </w:rPr>
        <w:t>.</w:t>
      </w:r>
      <w:r w:rsidRPr="007C7DD6">
        <w:rPr>
          <w:rFonts w:ascii="Times" w:hAnsi="Times"/>
        </w:rPr>
        <w:t xml:space="preserve"> Stability of hybrid communities with two types of interaction. We assumed a random network and type I functional response. Remaining information is the same as Fig. </w:t>
      </w:r>
      <w:r>
        <w:rPr>
          <w:rFonts w:ascii="Times" w:hAnsi="Times"/>
        </w:rPr>
        <w:t>B2</w:t>
      </w:r>
      <w:r w:rsidRPr="007C7DD6">
        <w:rPr>
          <w:rFonts w:ascii="Times" w:hAnsi="Times"/>
        </w:rPr>
        <w:t>.</w:t>
      </w:r>
    </w:p>
    <w:p w:rsidR="003B16B1" w:rsidRDefault="003B16B1" w:rsidP="003B16B1"/>
    <w:p w:rsidR="003B16B1" w:rsidRDefault="003B16B1" w:rsidP="003B16B1">
      <w:ins w:id="3" w:author="KONDOH Michio" w:date="2014-06-03T11:06:00Z">
        <w:r>
          <w:br w:type="page"/>
        </w:r>
      </w:ins>
    </w:p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>
      <w:r w:rsidRPr="00D9645C">
        <w:rPr>
          <w:noProof/>
          <w:lang w:eastAsia="ja-JP"/>
        </w:rPr>
        <w:drawing>
          <wp:inline distT="0" distB="0" distL="0" distR="0">
            <wp:extent cx="5397500" cy="403860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6B1" w:rsidRDefault="003B16B1" w:rsidP="003B16B1"/>
    <w:p w:rsidR="003B16B1" w:rsidRDefault="003B16B1" w:rsidP="003B16B1"/>
    <w:p w:rsidR="003B16B1" w:rsidRPr="007C7DD6" w:rsidRDefault="003B16B1" w:rsidP="003B16B1">
      <w:pPr>
        <w:rPr>
          <w:rFonts w:ascii="Times" w:hAnsi="Times"/>
          <w:b/>
        </w:rPr>
      </w:pPr>
      <w:r>
        <w:rPr>
          <w:rFonts w:ascii="Times" w:hAnsi="Times"/>
          <w:b/>
        </w:rPr>
        <w:t>Figure B5</w:t>
      </w:r>
      <w:r w:rsidRPr="007C7DD6">
        <w:rPr>
          <w:rFonts w:ascii="Times" w:hAnsi="Times"/>
          <w:b/>
        </w:rPr>
        <w:t>.</w:t>
      </w:r>
      <w:r w:rsidRPr="007C7DD6">
        <w:rPr>
          <w:rFonts w:ascii="Times" w:hAnsi="Times"/>
        </w:rPr>
        <w:t xml:space="preserve"> Stability of hybrid communities with two types of interaction. We assumed a random network and type II functional response in antagonistic and mutualistic interactions. Remaining i</w:t>
      </w:r>
      <w:r>
        <w:rPr>
          <w:rFonts w:ascii="Times" w:hAnsi="Times"/>
        </w:rPr>
        <w:t>nformation is the same as Fig. B2</w:t>
      </w:r>
      <w:r w:rsidRPr="007C7DD6">
        <w:rPr>
          <w:rFonts w:ascii="Times" w:hAnsi="Times"/>
        </w:rPr>
        <w:t>.</w:t>
      </w:r>
    </w:p>
    <w:p w:rsidR="003B16B1" w:rsidRDefault="003B16B1" w:rsidP="003B16B1"/>
    <w:p w:rsidR="003B16B1" w:rsidRDefault="003B16B1" w:rsidP="003B16B1">
      <w:ins w:id="4" w:author="KONDOH Michio" w:date="2014-06-03T11:06:00Z">
        <w:r>
          <w:br w:type="page"/>
        </w:r>
      </w:ins>
    </w:p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>
      <w:r w:rsidRPr="00D9645C">
        <w:rPr>
          <w:noProof/>
          <w:lang w:eastAsia="ja-JP"/>
        </w:rPr>
        <w:drawing>
          <wp:inline distT="0" distB="0" distL="0" distR="0">
            <wp:extent cx="5397500" cy="374015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6B1" w:rsidRDefault="003B16B1" w:rsidP="003B16B1"/>
    <w:p w:rsidR="003B16B1" w:rsidRDefault="003B16B1" w:rsidP="003B16B1"/>
    <w:p w:rsidR="003B16B1" w:rsidRDefault="003B16B1" w:rsidP="003B16B1"/>
    <w:p w:rsidR="003B16B1" w:rsidRPr="007C7DD6" w:rsidRDefault="003B16B1" w:rsidP="003B16B1">
      <w:pPr>
        <w:rPr>
          <w:rFonts w:ascii="Times" w:hAnsi="Times"/>
          <w:b/>
        </w:rPr>
      </w:pPr>
      <w:r>
        <w:rPr>
          <w:rFonts w:ascii="Times" w:hAnsi="Times"/>
          <w:b/>
        </w:rPr>
        <w:t>Figure B6</w:t>
      </w:r>
      <w:r w:rsidRPr="007C7DD6">
        <w:rPr>
          <w:rFonts w:ascii="Times" w:hAnsi="Times"/>
          <w:b/>
        </w:rPr>
        <w:t>.</w:t>
      </w:r>
      <w:r w:rsidRPr="007C7DD6">
        <w:rPr>
          <w:rFonts w:ascii="Times" w:hAnsi="Times"/>
        </w:rPr>
        <w:t xml:space="preserve"> Stability of hybrid communities with two types of interaction, competition, and mutualism. (</w:t>
      </w:r>
      <w:proofErr w:type="spellStart"/>
      <w:proofErr w:type="gramStart"/>
      <w:r w:rsidRPr="007C7DD6">
        <w:rPr>
          <w:rFonts w:ascii="Times" w:hAnsi="Times"/>
        </w:rPr>
        <w:t>a,</w:t>
      </w:r>
      <w:proofErr w:type="gramEnd"/>
      <w:r w:rsidRPr="007C7DD6">
        <w:rPr>
          <w:rFonts w:ascii="Times" w:hAnsi="Times"/>
        </w:rPr>
        <w:t>b</w:t>
      </w:r>
      <w:proofErr w:type="spellEnd"/>
      <w:r w:rsidRPr="007C7DD6">
        <w:rPr>
          <w:rFonts w:ascii="Times" w:hAnsi="Times"/>
        </w:rPr>
        <w:t>) Type I functional response. (</w:t>
      </w:r>
      <w:proofErr w:type="spellStart"/>
      <w:proofErr w:type="gramStart"/>
      <w:r w:rsidRPr="007C7DD6">
        <w:rPr>
          <w:rFonts w:ascii="Times" w:hAnsi="Times"/>
        </w:rPr>
        <w:t>c,</w:t>
      </w:r>
      <w:proofErr w:type="gramEnd"/>
      <w:r w:rsidRPr="007C7DD6">
        <w:rPr>
          <w:rFonts w:ascii="Times" w:hAnsi="Times"/>
        </w:rPr>
        <w:t>d</w:t>
      </w:r>
      <w:proofErr w:type="spellEnd"/>
      <w:r w:rsidRPr="007C7DD6">
        <w:rPr>
          <w:rFonts w:ascii="Times" w:hAnsi="Times"/>
        </w:rPr>
        <w:t xml:space="preserve">) Type II functional response in mutualistic interactions. In each system with different types of functional responses, we examined the effects of complexity, </w:t>
      </w:r>
      <w:r w:rsidRPr="007C7DD6">
        <w:rPr>
          <w:rFonts w:ascii="Times" w:hAnsi="Times"/>
          <w:i/>
        </w:rPr>
        <w:t>N</w:t>
      </w:r>
      <w:r w:rsidRPr="007C7DD6">
        <w:rPr>
          <w:rFonts w:ascii="Times" w:hAnsi="Times"/>
        </w:rPr>
        <w:t xml:space="preserve"> and </w:t>
      </w:r>
      <w:r w:rsidRPr="007C7DD6">
        <w:rPr>
          <w:rFonts w:ascii="Times" w:hAnsi="Times"/>
          <w:i/>
        </w:rPr>
        <w:t>P.</w:t>
      </w:r>
      <w:r>
        <w:rPr>
          <w:rFonts w:ascii="Times" w:hAnsi="Times"/>
          <w:lang w:val="en-GB"/>
        </w:rPr>
        <w:t xml:space="preserve"> We assumed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33" type="#_x0000_t75" style="width:12pt;height:12pt" o:ole="">
            <v:imagedata r:id="rId11" o:title=""/>
          </v:shape>
          <o:OLEObject Type="Embed" ProgID="Equation.DSMT4" ShapeID="_x0000_i1033" DrawAspect="Content" ObjectID="_1463484835" r:id="rId23"/>
        </w:object>
      </w:r>
      <w:r>
        <w:rPr>
          <w:rFonts w:ascii="Times" w:hAnsi="Times"/>
          <w:lang w:val="en-GB"/>
        </w:rPr>
        <w:t xml:space="preserve"> = 2. </w:t>
      </w:r>
    </w:p>
    <w:p w:rsidR="003B16B1" w:rsidRPr="00ED10A0" w:rsidRDefault="003B16B1" w:rsidP="003B16B1"/>
    <w:p w:rsidR="003B16B1" w:rsidRDefault="003B16B1" w:rsidP="003B16B1">
      <w:ins w:id="5" w:author="KONDOH Michio" w:date="2014-06-03T11:06:00Z">
        <w:r>
          <w:br w:type="page"/>
        </w:r>
      </w:ins>
    </w:p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>
      <w:r w:rsidRPr="00D9645C">
        <w:rPr>
          <w:noProof/>
          <w:lang w:eastAsia="ja-JP"/>
        </w:rPr>
        <w:drawing>
          <wp:inline distT="0" distB="0" distL="0" distR="0">
            <wp:extent cx="5403850" cy="338455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Pr="007C7DD6" w:rsidRDefault="003B16B1" w:rsidP="003B16B1">
      <w:pPr>
        <w:rPr>
          <w:rFonts w:ascii="Times" w:hAnsi="Times"/>
          <w:b/>
        </w:rPr>
      </w:pPr>
      <w:r>
        <w:rPr>
          <w:rFonts w:ascii="Times" w:hAnsi="Times"/>
          <w:b/>
        </w:rPr>
        <w:t>Figure B7</w:t>
      </w:r>
      <w:r w:rsidRPr="007C7DD6">
        <w:rPr>
          <w:rFonts w:ascii="Times" w:hAnsi="Times"/>
          <w:b/>
        </w:rPr>
        <w:t>.</w:t>
      </w:r>
      <w:r>
        <w:rPr>
          <w:rFonts w:ascii="Times" w:hAnsi="Times"/>
          <w:lang w:val="en-GB"/>
        </w:rPr>
        <w:t xml:space="preserve"> Stability of hybrid communities with three types of interaction. We assumed a cascade network, and type I functional response. </w:t>
      </w:r>
      <w:r w:rsidRPr="007C7DD6">
        <w:rPr>
          <w:rFonts w:ascii="Times" w:hAnsi="Times"/>
        </w:rPr>
        <w:t>(</w:t>
      </w:r>
      <w:proofErr w:type="gramStart"/>
      <w:r w:rsidRPr="007C7DD6">
        <w:rPr>
          <w:rFonts w:ascii="Times" w:hAnsi="Times"/>
        </w:rPr>
        <w:t>a-c</w:t>
      </w:r>
      <w:proofErr w:type="gramEnd"/>
      <w:r w:rsidRPr="007C7DD6">
        <w:rPr>
          <w:rFonts w:ascii="Times" w:hAnsi="Times"/>
        </w:rPr>
        <w:t xml:space="preserve">) Effects of the proportion of connected pairs </w:t>
      </w:r>
      <w:r w:rsidRPr="007C7DD6">
        <w:rPr>
          <w:rFonts w:ascii="Times" w:hAnsi="Times"/>
          <w:i/>
        </w:rPr>
        <w:t>P.</w:t>
      </w:r>
      <w:r w:rsidRPr="007C7DD6">
        <w:rPr>
          <w:rFonts w:ascii="Times" w:hAnsi="Times"/>
        </w:rPr>
        <w:t xml:space="preserve"> We assumed</w:t>
      </w:r>
      <w:r>
        <w:rPr>
          <w:rFonts w:ascii="Times" w:hAnsi="Times"/>
          <w:i/>
          <w:lang w:val="en-GB"/>
        </w:rPr>
        <w:t xml:space="preserve"> N</w:t>
      </w:r>
      <w:r>
        <w:rPr>
          <w:rFonts w:ascii="Times" w:hAnsi="Times"/>
          <w:lang w:val="en-GB"/>
        </w:rPr>
        <w:t xml:space="preserve"> = 100, and</w:t>
      </w:r>
      <w:r w:rsidRPr="007C7DD6">
        <w:rPr>
          <w:rFonts w:ascii="Times" w:hAnsi="Times"/>
        </w:rPr>
        <w:t xml:space="preserve">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34" type="#_x0000_t75" style="width:12pt;height:12pt" o:ole="">
            <v:imagedata r:id="rId11" o:title=""/>
          </v:shape>
          <o:OLEObject Type="Embed" ProgID="Equation.DSMT4" ShapeID="_x0000_i1034" DrawAspect="Content" ObjectID="_1463484836" r:id="rId25"/>
        </w:object>
      </w:r>
      <w:r>
        <w:rPr>
          <w:rFonts w:ascii="Times" w:hAnsi="Times"/>
          <w:lang w:val="en-GB"/>
        </w:rPr>
        <w:t xml:space="preserve"> = 1.</w:t>
      </w:r>
      <w:r w:rsidRPr="007C7DD6">
        <w:rPr>
          <w:rFonts w:ascii="Times" w:hAnsi="Times"/>
        </w:rPr>
        <w:t xml:space="preserve"> (</w:t>
      </w:r>
      <w:proofErr w:type="gramStart"/>
      <w:r w:rsidRPr="007C7DD6">
        <w:rPr>
          <w:rFonts w:ascii="Times" w:hAnsi="Times"/>
        </w:rPr>
        <w:t>d-f</w:t>
      </w:r>
      <w:proofErr w:type="gramEnd"/>
      <w:r w:rsidRPr="007C7DD6">
        <w:rPr>
          <w:rFonts w:ascii="Times" w:hAnsi="Times"/>
        </w:rPr>
        <w:t>) Effects of parameter variability.</w:t>
      </w:r>
      <w:r>
        <w:rPr>
          <w:rFonts w:ascii="Times" w:hAnsi="Times"/>
          <w:i/>
          <w:lang w:val="en-GB"/>
        </w:rPr>
        <w:t xml:space="preserve"> N</w:t>
      </w:r>
      <w:r>
        <w:rPr>
          <w:rFonts w:ascii="Times" w:hAnsi="Times"/>
          <w:lang w:val="en-GB"/>
        </w:rPr>
        <w:t xml:space="preserve"> = 100 and </w:t>
      </w:r>
      <w:r>
        <w:rPr>
          <w:rFonts w:ascii="Times" w:hAnsi="Times"/>
          <w:i/>
          <w:lang w:val="en-GB"/>
        </w:rPr>
        <w:t xml:space="preserve">P </w:t>
      </w:r>
      <w:r>
        <w:rPr>
          <w:rFonts w:ascii="Times" w:hAnsi="Times"/>
          <w:lang w:val="en-GB"/>
        </w:rPr>
        <w:t>= 0.7.</w:t>
      </w:r>
    </w:p>
    <w:p w:rsidR="003B16B1" w:rsidRDefault="003B16B1" w:rsidP="003B16B1"/>
    <w:p w:rsidR="003B16B1" w:rsidRDefault="003B16B1" w:rsidP="003B16B1"/>
    <w:p w:rsidR="003B16B1" w:rsidRDefault="003B16B1" w:rsidP="003B16B1">
      <w:ins w:id="6" w:author="KONDOH Michio" w:date="2014-06-03T11:07:00Z">
        <w:r>
          <w:br w:type="page"/>
        </w:r>
      </w:ins>
    </w:p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/>
    <w:p w:rsidR="003B16B1" w:rsidRDefault="003B16B1" w:rsidP="003B16B1">
      <w:r w:rsidRPr="00D9645C">
        <w:rPr>
          <w:noProof/>
          <w:lang w:eastAsia="ja-JP"/>
        </w:rPr>
        <w:drawing>
          <wp:inline distT="0" distB="0" distL="0" distR="0">
            <wp:extent cx="5403850" cy="388620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6B1" w:rsidRDefault="003B16B1" w:rsidP="003B16B1"/>
    <w:p w:rsidR="003B16B1" w:rsidRDefault="003B16B1" w:rsidP="003B16B1"/>
    <w:p w:rsidR="003B16B1" w:rsidRPr="007C7DD6" w:rsidRDefault="003B16B1" w:rsidP="003B16B1">
      <w:pPr>
        <w:spacing w:line="360" w:lineRule="auto"/>
        <w:rPr>
          <w:rFonts w:ascii="Times" w:hAnsi="Times"/>
          <w:b/>
        </w:rPr>
      </w:pPr>
    </w:p>
    <w:p w:rsidR="003B16B1" w:rsidRPr="007C7DD6" w:rsidRDefault="003B16B1" w:rsidP="003B16B1">
      <w:pPr>
        <w:rPr>
          <w:rFonts w:ascii="Times" w:hAnsi="Times"/>
          <w:b/>
        </w:rPr>
      </w:pPr>
      <w:r>
        <w:rPr>
          <w:rFonts w:ascii="Times" w:hAnsi="Times"/>
          <w:b/>
        </w:rPr>
        <w:t>Figure B8</w:t>
      </w:r>
      <w:r w:rsidRPr="007C7DD6">
        <w:rPr>
          <w:rFonts w:ascii="Times" w:hAnsi="Times"/>
          <w:b/>
        </w:rPr>
        <w:t>.</w:t>
      </w:r>
      <w:r>
        <w:rPr>
          <w:rFonts w:ascii="Times" w:hAnsi="Times"/>
          <w:lang w:val="en-GB"/>
        </w:rPr>
        <w:t xml:space="preserve"> Stability of hybrid communities with three types of interaction. We assumed a cascade network and type II functional response in antagonistic and mutualistic interactions. </w:t>
      </w:r>
      <w:r w:rsidRPr="007C7DD6">
        <w:rPr>
          <w:rFonts w:ascii="Times" w:hAnsi="Times"/>
        </w:rPr>
        <w:t>(</w:t>
      </w:r>
      <w:proofErr w:type="gramStart"/>
      <w:r w:rsidRPr="007C7DD6">
        <w:rPr>
          <w:rFonts w:ascii="Times" w:hAnsi="Times"/>
        </w:rPr>
        <w:t>a-c</w:t>
      </w:r>
      <w:proofErr w:type="gramEnd"/>
      <w:r w:rsidRPr="007C7DD6">
        <w:rPr>
          <w:rFonts w:ascii="Times" w:hAnsi="Times"/>
        </w:rPr>
        <w:t xml:space="preserve">) Effects of species numbers </w:t>
      </w:r>
      <w:r w:rsidRPr="007C7DD6">
        <w:rPr>
          <w:rFonts w:ascii="Times" w:hAnsi="Times"/>
          <w:i/>
        </w:rPr>
        <w:t>N.</w:t>
      </w:r>
      <w:r w:rsidRPr="007C7DD6">
        <w:rPr>
          <w:rFonts w:ascii="Times" w:hAnsi="Times"/>
        </w:rPr>
        <w:t xml:space="preserve"> We assumed</w:t>
      </w:r>
      <w:r>
        <w:rPr>
          <w:rFonts w:ascii="Times" w:hAnsi="Times"/>
          <w:i/>
          <w:lang w:val="en-GB"/>
        </w:rPr>
        <w:t xml:space="preserve"> P</w:t>
      </w:r>
      <w:r>
        <w:rPr>
          <w:rFonts w:ascii="Times" w:hAnsi="Times"/>
          <w:lang w:val="en-GB"/>
        </w:rPr>
        <w:t xml:space="preserve"> = 0.7 and</w:t>
      </w:r>
      <w:r w:rsidRPr="007C7DD6">
        <w:rPr>
          <w:rFonts w:ascii="Times" w:hAnsi="Times"/>
        </w:rPr>
        <w:t xml:space="preserve">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35" type="#_x0000_t75" style="width:12pt;height:12pt" o:ole="">
            <v:imagedata r:id="rId11" o:title=""/>
          </v:shape>
          <o:OLEObject Type="Embed" ProgID="Equation.DSMT4" ShapeID="_x0000_i1035" DrawAspect="Content" ObjectID="_1463484837" r:id="rId27"/>
        </w:object>
      </w:r>
      <w:r>
        <w:rPr>
          <w:rFonts w:ascii="Times" w:hAnsi="Times"/>
          <w:lang w:val="en-GB"/>
        </w:rPr>
        <w:t xml:space="preserve"> = 1.</w:t>
      </w:r>
      <w:r w:rsidRPr="007C7DD6">
        <w:rPr>
          <w:rFonts w:ascii="Times" w:hAnsi="Times"/>
        </w:rPr>
        <w:t xml:space="preserve"> (</w:t>
      </w:r>
      <w:proofErr w:type="gramStart"/>
      <w:r w:rsidRPr="007C7DD6">
        <w:rPr>
          <w:rFonts w:ascii="Times" w:hAnsi="Times"/>
        </w:rPr>
        <w:t>d-f</w:t>
      </w:r>
      <w:proofErr w:type="gramEnd"/>
      <w:r w:rsidRPr="007C7DD6">
        <w:rPr>
          <w:rFonts w:ascii="Times" w:hAnsi="Times"/>
        </w:rPr>
        <w:t xml:space="preserve">) Effects of the proportion of connected pairs </w:t>
      </w:r>
      <w:r w:rsidRPr="007C7DD6">
        <w:rPr>
          <w:rFonts w:ascii="Times" w:hAnsi="Times"/>
          <w:i/>
        </w:rPr>
        <w:t>P.</w:t>
      </w:r>
      <w:r w:rsidRPr="007C7DD6">
        <w:rPr>
          <w:rFonts w:ascii="Times" w:hAnsi="Times"/>
        </w:rPr>
        <w:t xml:space="preserve"> We assumed</w:t>
      </w:r>
      <w:r>
        <w:rPr>
          <w:rFonts w:ascii="Times" w:hAnsi="Times"/>
          <w:i/>
          <w:lang w:val="en-GB"/>
        </w:rPr>
        <w:t xml:space="preserve"> N</w:t>
      </w:r>
      <w:r>
        <w:rPr>
          <w:rFonts w:ascii="Times" w:hAnsi="Times"/>
          <w:lang w:val="en-GB"/>
        </w:rPr>
        <w:t xml:space="preserve"> = 100 and</w:t>
      </w:r>
      <w:r w:rsidRPr="007C7DD6">
        <w:rPr>
          <w:rFonts w:ascii="Times" w:hAnsi="Times"/>
        </w:rPr>
        <w:t xml:space="preserve">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36" type="#_x0000_t75" style="width:12pt;height:12pt" o:ole="">
            <v:imagedata r:id="rId11" o:title=""/>
          </v:shape>
          <o:OLEObject Type="Embed" ProgID="Equation.DSMT4" ShapeID="_x0000_i1036" DrawAspect="Content" ObjectID="_1463484838" r:id="rId28"/>
        </w:object>
      </w:r>
      <w:r>
        <w:rPr>
          <w:rFonts w:ascii="Times" w:hAnsi="Times"/>
          <w:lang w:val="en-GB"/>
        </w:rPr>
        <w:t xml:space="preserve"> = 1.</w:t>
      </w:r>
      <w:r w:rsidRPr="007C7DD6">
        <w:rPr>
          <w:rFonts w:ascii="Times" w:hAnsi="Times"/>
        </w:rPr>
        <w:t xml:space="preserve"> (</w:t>
      </w:r>
      <w:proofErr w:type="gramStart"/>
      <w:r w:rsidRPr="007C7DD6">
        <w:rPr>
          <w:rFonts w:ascii="Times" w:hAnsi="Times"/>
        </w:rPr>
        <w:t>g-j</w:t>
      </w:r>
      <w:proofErr w:type="gramEnd"/>
      <w:r w:rsidRPr="007C7DD6">
        <w:rPr>
          <w:rFonts w:ascii="Times" w:hAnsi="Times"/>
        </w:rPr>
        <w:t>) Effects of parameter variability.</w:t>
      </w:r>
      <w:r>
        <w:rPr>
          <w:rFonts w:ascii="Times" w:hAnsi="Times"/>
          <w:i/>
          <w:lang w:val="en-GB"/>
        </w:rPr>
        <w:t xml:space="preserve"> N</w:t>
      </w:r>
      <w:r>
        <w:rPr>
          <w:rFonts w:ascii="Times" w:hAnsi="Times"/>
          <w:lang w:val="en-GB"/>
        </w:rPr>
        <w:t xml:space="preserve"> = 100 and </w:t>
      </w:r>
      <w:r>
        <w:rPr>
          <w:rFonts w:ascii="Times" w:hAnsi="Times"/>
          <w:i/>
          <w:lang w:val="en-GB"/>
        </w:rPr>
        <w:t xml:space="preserve">P </w:t>
      </w:r>
      <w:r>
        <w:rPr>
          <w:rFonts w:ascii="Times" w:hAnsi="Times"/>
          <w:lang w:val="en-GB"/>
        </w:rPr>
        <w:t>= 0.7.</w:t>
      </w:r>
    </w:p>
    <w:p w:rsidR="003B16B1" w:rsidRDefault="003B16B1" w:rsidP="003B16B1"/>
    <w:p w:rsidR="003B16B1" w:rsidRDefault="003B16B1" w:rsidP="003B16B1">
      <w:pPr>
        <w:spacing w:line="360" w:lineRule="auto"/>
        <w:rPr>
          <w:rFonts w:ascii="Times" w:hAnsi="Times"/>
          <w:b/>
        </w:rPr>
      </w:pPr>
      <w:ins w:id="7" w:author="KONDOH Michio" w:date="2014-06-03T11:07:00Z">
        <w:r>
          <w:br w:type="page"/>
        </w:r>
      </w:ins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  <w:r w:rsidRPr="00D9645C">
        <w:rPr>
          <w:noProof/>
          <w:lang w:eastAsia="ja-JP"/>
        </w:rPr>
        <w:drawing>
          <wp:inline distT="0" distB="0" distL="0" distR="0">
            <wp:extent cx="5403850" cy="3384550"/>
            <wp:effectExtent l="0" t="0" r="635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Pr="007C7DD6" w:rsidRDefault="003B16B1" w:rsidP="003B16B1">
      <w:pPr>
        <w:rPr>
          <w:rFonts w:ascii="Times" w:hAnsi="Times"/>
          <w:b/>
        </w:rPr>
      </w:pPr>
      <w:r>
        <w:rPr>
          <w:rFonts w:ascii="Times" w:hAnsi="Times"/>
          <w:b/>
        </w:rPr>
        <w:t>Figure B9</w:t>
      </w:r>
      <w:r w:rsidRPr="007C7DD6">
        <w:rPr>
          <w:rFonts w:ascii="Times" w:hAnsi="Times"/>
          <w:b/>
        </w:rPr>
        <w:t>.</w:t>
      </w:r>
      <w:r>
        <w:rPr>
          <w:rFonts w:ascii="Times" w:hAnsi="Times"/>
          <w:lang w:val="en-GB"/>
        </w:rPr>
        <w:t xml:space="preserve"> Stability of hybrid communities with three types of interaction. We assumed a random network and type I functional response. </w:t>
      </w:r>
      <w:r w:rsidRPr="007C7DD6">
        <w:rPr>
          <w:rFonts w:ascii="Times" w:hAnsi="Times"/>
        </w:rPr>
        <w:t>(</w:t>
      </w:r>
      <w:proofErr w:type="gramStart"/>
      <w:r w:rsidRPr="007C7DD6">
        <w:rPr>
          <w:rFonts w:ascii="Times" w:hAnsi="Times"/>
        </w:rPr>
        <w:t>a-c</w:t>
      </w:r>
      <w:proofErr w:type="gramEnd"/>
      <w:r w:rsidRPr="007C7DD6">
        <w:rPr>
          <w:rFonts w:ascii="Times" w:hAnsi="Times"/>
        </w:rPr>
        <w:t xml:space="preserve">) Effects of the proportion of connected pairs </w:t>
      </w:r>
      <w:r w:rsidRPr="007C7DD6">
        <w:rPr>
          <w:rFonts w:ascii="Times" w:hAnsi="Times"/>
          <w:i/>
        </w:rPr>
        <w:t>P.</w:t>
      </w:r>
      <w:r w:rsidRPr="007C7DD6">
        <w:rPr>
          <w:rFonts w:ascii="Times" w:hAnsi="Times"/>
        </w:rPr>
        <w:t xml:space="preserve"> We assumed</w:t>
      </w:r>
      <w:r>
        <w:rPr>
          <w:rFonts w:ascii="Times" w:hAnsi="Times"/>
          <w:i/>
          <w:lang w:val="en-GB"/>
        </w:rPr>
        <w:t xml:space="preserve"> N</w:t>
      </w:r>
      <w:r>
        <w:rPr>
          <w:rFonts w:ascii="Times" w:hAnsi="Times"/>
          <w:lang w:val="en-GB"/>
        </w:rPr>
        <w:t xml:space="preserve"> = 100 and</w:t>
      </w:r>
      <w:r w:rsidRPr="007C7DD6">
        <w:rPr>
          <w:rFonts w:ascii="Times" w:hAnsi="Times"/>
        </w:rPr>
        <w:t xml:space="preserve">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37" type="#_x0000_t75" style="width:12pt;height:12pt" o:ole="">
            <v:imagedata r:id="rId11" o:title=""/>
          </v:shape>
          <o:OLEObject Type="Embed" ProgID="Equation.DSMT4" ShapeID="_x0000_i1037" DrawAspect="Content" ObjectID="_1463484839" r:id="rId30"/>
        </w:object>
      </w:r>
      <w:r>
        <w:rPr>
          <w:rFonts w:ascii="Times" w:hAnsi="Times"/>
          <w:lang w:val="en-GB"/>
        </w:rPr>
        <w:t xml:space="preserve"> = 1.</w:t>
      </w:r>
      <w:r w:rsidRPr="007C7DD6">
        <w:rPr>
          <w:rFonts w:ascii="Times" w:hAnsi="Times"/>
        </w:rPr>
        <w:t xml:space="preserve"> (</w:t>
      </w:r>
      <w:proofErr w:type="gramStart"/>
      <w:r w:rsidRPr="007C7DD6">
        <w:rPr>
          <w:rFonts w:ascii="Times" w:hAnsi="Times"/>
        </w:rPr>
        <w:t>d-f</w:t>
      </w:r>
      <w:proofErr w:type="gramEnd"/>
      <w:r w:rsidRPr="007C7DD6">
        <w:rPr>
          <w:rFonts w:ascii="Times" w:hAnsi="Times"/>
        </w:rPr>
        <w:t>) Effects of parameter variability.</w:t>
      </w:r>
      <w:r>
        <w:rPr>
          <w:rFonts w:ascii="Times" w:hAnsi="Times"/>
          <w:i/>
          <w:lang w:val="en-GB"/>
        </w:rPr>
        <w:t xml:space="preserve"> N</w:t>
      </w:r>
      <w:r>
        <w:rPr>
          <w:rFonts w:ascii="Times" w:hAnsi="Times"/>
          <w:lang w:val="en-GB"/>
        </w:rPr>
        <w:t xml:space="preserve"> = 100 and </w:t>
      </w:r>
      <w:r>
        <w:rPr>
          <w:rFonts w:ascii="Times" w:hAnsi="Times"/>
          <w:i/>
          <w:lang w:val="en-GB"/>
        </w:rPr>
        <w:t xml:space="preserve">P </w:t>
      </w:r>
      <w:r>
        <w:rPr>
          <w:rFonts w:ascii="Times" w:hAnsi="Times"/>
          <w:lang w:val="en-GB"/>
        </w:rPr>
        <w:t>= 0.7.</w:t>
      </w:r>
    </w:p>
    <w:p w:rsidR="003B16B1" w:rsidRDefault="003B16B1" w:rsidP="003B16B1"/>
    <w:p w:rsidR="003B16B1" w:rsidRDefault="003B16B1" w:rsidP="003B16B1"/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spacing w:line="360" w:lineRule="auto"/>
        <w:rPr>
          <w:rFonts w:ascii="Times" w:hAnsi="Times"/>
          <w:b/>
        </w:rPr>
      </w:pPr>
      <w:r w:rsidRPr="00D9645C">
        <w:rPr>
          <w:noProof/>
          <w:lang w:eastAsia="ja-JP"/>
        </w:rPr>
        <w:drawing>
          <wp:inline distT="0" distB="0" distL="0" distR="0">
            <wp:extent cx="5384800" cy="387350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6B1" w:rsidRDefault="003B16B1" w:rsidP="003B16B1">
      <w:pPr>
        <w:spacing w:line="360" w:lineRule="auto"/>
        <w:rPr>
          <w:rFonts w:ascii="Times" w:hAnsi="Times"/>
          <w:b/>
        </w:rPr>
      </w:pPr>
    </w:p>
    <w:p w:rsidR="003B16B1" w:rsidRDefault="003B16B1" w:rsidP="003B16B1">
      <w:pPr>
        <w:rPr>
          <w:rFonts w:ascii="Times" w:hAnsi="Times"/>
          <w:b/>
        </w:rPr>
      </w:pPr>
    </w:p>
    <w:p w:rsidR="003B16B1" w:rsidRPr="00F94298" w:rsidRDefault="003B16B1" w:rsidP="003B16B1">
      <w:pPr>
        <w:rPr>
          <w:rFonts w:ascii="Times" w:hAnsi="Times"/>
          <w:b/>
        </w:rPr>
      </w:pPr>
      <w:r>
        <w:rPr>
          <w:rFonts w:ascii="Times" w:hAnsi="Times"/>
          <w:b/>
        </w:rPr>
        <w:t>Figure B10</w:t>
      </w:r>
      <w:r w:rsidRPr="007C7DD6">
        <w:rPr>
          <w:rFonts w:ascii="Times" w:hAnsi="Times"/>
          <w:b/>
        </w:rPr>
        <w:t>.</w:t>
      </w:r>
      <w:r>
        <w:rPr>
          <w:rFonts w:ascii="Times" w:hAnsi="Times"/>
          <w:lang w:val="en-GB"/>
        </w:rPr>
        <w:t xml:space="preserve"> Stability of hybrid communities with three types of interaction. We assumed a random network and type II functional response in antagonistic and mutualistic interactions. </w:t>
      </w:r>
      <w:r w:rsidRPr="007C7DD6">
        <w:rPr>
          <w:rFonts w:ascii="Times" w:hAnsi="Times"/>
        </w:rPr>
        <w:t>(</w:t>
      </w:r>
      <w:proofErr w:type="gramStart"/>
      <w:r w:rsidRPr="007C7DD6">
        <w:rPr>
          <w:rFonts w:ascii="Times" w:hAnsi="Times"/>
        </w:rPr>
        <w:t>a-c</w:t>
      </w:r>
      <w:proofErr w:type="gramEnd"/>
      <w:r w:rsidRPr="007C7DD6">
        <w:rPr>
          <w:rFonts w:ascii="Times" w:hAnsi="Times"/>
        </w:rPr>
        <w:t xml:space="preserve">) Effects of species numbers </w:t>
      </w:r>
      <w:r w:rsidRPr="007C7DD6">
        <w:rPr>
          <w:rFonts w:ascii="Times" w:hAnsi="Times"/>
          <w:i/>
        </w:rPr>
        <w:t>N.</w:t>
      </w:r>
      <w:r w:rsidRPr="007C7DD6">
        <w:rPr>
          <w:rFonts w:ascii="Times" w:hAnsi="Times"/>
        </w:rPr>
        <w:t xml:space="preserve"> We assumed</w:t>
      </w:r>
      <w:r>
        <w:rPr>
          <w:rFonts w:ascii="Times" w:hAnsi="Times"/>
          <w:i/>
          <w:lang w:val="en-GB"/>
        </w:rPr>
        <w:t xml:space="preserve"> P</w:t>
      </w:r>
      <w:r>
        <w:rPr>
          <w:rFonts w:ascii="Times" w:hAnsi="Times"/>
          <w:lang w:val="en-GB"/>
        </w:rPr>
        <w:t xml:space="preserve"> = 0.7 and</w:t>
      </w:r>
      <w:r w:rsidRPr="007C7DD6">
        <w:rPr>
          <w:rFonts w:ascii="Times" w:hAnsi="Times"/>
        </w:rPr>
        <w:t xml:space="preserve">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38" type="#_x0000_t75" style="width:12pt;height:12pt" o:ole="">
            <v:imagedata r:id="rId11" o:title=""/>
          </v:shape>
          <o:OLEObject Type="Embed" ProgID="Equation.DSMT4" ShapeID="_x0000_i1038" DrawAspect="Content" ObjectID="_1463484840" r:id="rId32"/>
        </w:object>
      </w:r>
      <w:r>
        <w:rPr>
          <w:rFonts w:ascii="Times" w:hAnsi="Times"/>
          <w:lang w:val="en-GB"/>
        </w:rPr>
        <w:t xml:space="preserve"> = 1.</w:t>
      </w:r>
      <w:r w:rsidRPr="007C7DD6">
        <w:rPr>
          <w:rFonts w:ascii="Times" w:hAnsi="Times"/>
        </w:rPr>
        <w:t xml:space="preserve"> (</w:t>
      </w:r>
      <w:proofErr w:type="gramStart"/>
      <w:r w:rsidRPr="007C7DD6">
        <w:rPr>
          <w:rFonts w:ascii="Times" w:hAnsi="Times"/>
        </w:rPr>
        <w:t>d-f</w:t>
      </w:r>
      <w:proofErr w:type="gramEnd"/>
      <w:r w:rsidRPr="007C7DD6">
        <w:rPr>
          <w:rFonts w:ascii="Times" w:hAnsi="Times"/>
        </w:rPr>
        <w:t xml:space="preserve">) Effects of the proportion of connected pairs </w:t>
      </w:r>
      <w:r w:rsidRPr="007C7DD6">
        <w:rPr>
          <w:rFonts w:ascii="Times" w:hAnsi="Times"/>
          <w:i/>
        </w:rPr>
        <w:t>P.</w:t>
      </w:r>
      <w:r w:rsidRPr="007C7DD6">
        <w:rPr>
          <w:rFonts w:ascii="Times" w:hAnsi="Times"/>
        </w:rPr>
        <w:t xml:space="preserve"> We assumed</w:t>
      </w:r>
      <w:r>
        <w:rPr>
          <w:rFonts w:ascii="Times" w:hAnsi="Times"/>
          <w:i/>
          <w:lang w:val="en-GB"/>
        </w:rPr>
        <w:t xml:space="preserve"> N</w:t>
      </w:r>
      <w:r>
        <w:rPr>
          <w:rFonts w:ascii="Times" w:hAnsi="Times"/>
          <w:lang w:val="en-GB"/>
        </w:rPr>
        <w:t xml:space="preserve"> = 100 and</w:t>
      </w:r>
      <w:r w:rsidRPr="007C7DD6">
        <w:rPr>
          <w:rFonts w:ascii="Times" w:hAnsi="Times"/>
        </w:rPr>
        <w:t xml:space="preserve"> </w:t>
      </w:r>
      <w:r w:rsidRPr="00BA7D72">
        <w:rPr>
          <w:rFonts w:ascii="Times" w:eastAsia="ＭＳ 明朝" w:hAnsi="Times"/>
          <w:kern w:val="0"/>
          <w:position w:val="-6"/>
        </w:rPr>
        <w:object w:dxaOrig="250" w:dyaOrig="260">
          <v:shape id="_x0000_i1039" type="#_x0000_t75" style="width:12pt;height:12pt" o:ole="">
            <v:imagedata r:id="rId11" o:title=""/>
          </v:shape>
          <o:OLEObject Type="Embed" ProgID="Equation.DSMT4" ShapeID="_x0000_i1039" DrawAspect="Content" ObjectID="_1463484841" r:id="rId33"/>
        </w:object>
      </w:r>
      <w:r>
        <w:rPr>
          <w:rFonts w:ascii="Times" w:hAnsi="Times"/>
          <w:lang w:val="en-GB"/>
        </w:rPr>
        <w:t xml:space="preserve"> = 1.</w:t>
      </w:r>
      <w:r w:rsidRPr="007C7DD6">
        <w:rPr>
          <w:rFonts w:ascii="Times" w:hAnsi="Times"/>
        </w:rPr>
        <w:t xml:space="preserve"> </w:t>
      </w:r>
      <w:r w:rsidRPr="00F948DC">
        <w:rPr>
          <w:rFonts w:ascii="Times" w:hAnsi="Times"/>
        </w:rPr>
        <w:t>(</w:t>
      </w:r>
      <w:proofErr w:type="gramStart"/>
      <w:r w:rsidRPr="00F948DC">
        <w:rPr>
          <w:rFonts w:ascii="Times" w:hAnsi="Times"/>
        </w:rPr>
        <w:t>g-j</w:t>
      </w:r>
      <w:proofErr w:type="gramEnd"/>
      <w:r w:rsidRPr="00F948DC">
        <w:rPr>
          <w:rFonts w:ascii="Times" w:hAnsi="Times"/>
        </w:rPr>
        <w:t>) Effects of parameter variability.</w:t>
      </w:r>
      <w:r>
        <w:rPr>
          <w:rFonts w:ascii="Times" w:hAnsi="Times"/>
          <w:i/>
          <w:lang w:val="en-GB"/>
        </w:rPr>
        <w:t xml:space="preserve"> N</w:t>
      </w:r>
      <w:r>
        <w:rPr>
          <w:rFonts w:ascii="Times" w:hAnsi="Times"/>
          <w:lang w:val="en-GB"/>
        </w:rPr>
        <w:t xml:space="preserve"> = 100 and </w:t>
      </w:r>
      <w:r>
        <w:rPr>
          <w:rFonts w:ascii="Times" w:hAnsi="Times"/>
          <w:i/>
          <w:lang w:val="en-GB"/>
        </w:rPr>
        <w:t xml:space="preserve">P </w:t>
      </w:r>
      <w:r>
        <w:rPr>
          <w:rFonts w:ascii="Times" w:hAnsi="Times"/>
          <w:lang w:val="en-GB"/>
        </w:rPr>
        <w:t>= 0.7.</w:t>
      </w:r>
    </w:p>
    <w:p w:rsidR="003B16B1" w:rsidRDefault="003B16B1" w:rsidP="003B16B1"/>
    <w:p w:rsidR="003B16B1" w:rsidRDefault="003B16B1" w:rsidP="003B16B1"/>
    <w:p w:rsidR="003B16B1" w:rsidRDefault="003B16B1" w:rsidP="003B16B1"/>
    <w:p w:rsidR="003B16B1" w:rsidRPr="000E5C70" w:rsidRDefault="003B16B1" w:rsidP="003B16B1">
      <w:pPr>
        <w:tabs>
          <w:tab w:val="left" w:pos="840"/>
          <w:tab w:val="left" w:pos="1680"/>
          <w:tab w:val="left" w:pos="2520"/>
          <w:tab w:val="left" w:pos="3360"/>
          <w:tab w:val="left" w:pos="4200"/>
          <w:tab w:val="left" w:pos="5040"/>
          <w:tab w:val="left" w:pos="5880"/>
          <w:tab w:val="left" w:pos="6720"/>
          <w:tab w:val="left" w:pos="7560"/>
          <w:tab w:val="left" w:pos="8400"/>
        </w:tabs>
        <w:rPr>
          <w:rFonts w:ascii="Times New Roman" w:eastAsia="Times New Roman" w:hAnsi="Times New Roman"/>
          <w:color w:val="auto"/>
          <w:kern w:val="0"/>
          <w:sz w:val="20"/>
          <w:lang w:eastAsia="ja-JP" w:bidi="x-none"/>
        </w:rPr>
      </w:pPr>
    </w:p>
    <w:p w:rsidR="00696FB8" w:rsidRPr="003B16B1" w:rsidRDefault="00696FB8" w:rsidP="003B16B1"/>
    <w:sectPr w:rsidR="00696FB8" w:rsidRPr="003B16B1" w:rsidSect="00610991">
      <w:headerReference w:type="even" r:id="rId34"/>
      <w:headerReference w:type="default" r:id="rId35"/>
      <w:footerReference w:type="even" r:id="rId36"/>
      <w:footerReference w:type="default" r:id="rId37"/>
      <w:pgSz w:w="12240" w:h="15840"/>
      <w:pgMar w:top="1440" w:right="1800" w:bottom="1440" w:left="1800" w:header="720" w:footer="720" w:gutter="0"/>
      <w:lnNumType w:countBy="1" w:restart="continuous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6A50" w:rsidRDefault="00D76A50" w:rsidP="000A2060">
      <w:r>
        <w:separator/>
      </w:r>
    </w:p>
  </w:endnote>
  <w:endnote w:type="continuationSeparator" w:id="0">
    <w:p w:rsidR="00D76A50" w:rsidRDefault="00D76A50" w:rsidP="000A2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ヒラギノ角ゴ Pro W3">
    <w:altName w:val="Microsoft JhengHei Light"/>
    <w:charset w:val="80"/>
    <w:family w:val="auto"/>
    <w:pitch w:val="variable"/>
    <w:sig w:usb0="00000000" w:usb1="7AC7FFFF" w:usb2="00000012" w:usb3="00000000" w:csb0="0002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6B1" w:rsidRDefault="00D76A50">
    <w:pPr>
      <w:pStyle w:val="1"/>
      <w:tabs>
        <w:tab w:val="clear" w:pos="9360"/>
        <w:tab w:val="right" w:pos="8620"/>
      </w:tabs>
      <w:jc w:val="center"/>
      <w:rPr>
        <w:rFonts w:ascii="Times New Roman" w:eastAsia="Times New Roman" w:hAnsi="Times New Roman"/>
        <w:color w:val="auto"/>
        <w:kern w:val="0"/>
        <w:sz w:val="20"/>
        <w:lang w:eastAsia="ja-JP" w:bidi="x-none"/>
      </w:rPr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30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6B1" w:rsidRDefault="00D76A50">
    <w:pPr>
      <w:pStyle w:val="1"/>
      <w:tabs>
        <w:tab w:val="clear" w:pos="9360"/>
        <w:tab w:val="right" w:pos="8620"/>
      </w:tabs>
      <w:jc w:val="center"/>
      <w:rPr>
        <w:rFonts w:ascii="Times New Roman" w:eastAsia="Times New Roman" w:hAnsi="Times New Roman"/>
        <w:color w:val="auto"/>
        <w:kern w:val="0"/>
        <w:sz w:val="20"/>
        <w:lang w:eastAsia="ja-JP" w:bidi="x-none"/>
      </w:rPr>
    </w:pPr>
    <w:r>
      <w:fldChar w:fldCharType="begin"/>
    </w:r>
    <w:r>
      <w:instrText xml:space="preserve"> PAGE </w:instrText>
    </w:r>
    <w:r>
      <w:fldChar w:fldCharType="separate"/>
    </w:r>
    <w:r w:rsidR="003B16B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6A50" w:rsidRDefault="00D76A50" w:rsidP="000A2060">
      <w:r>
        <w:separator/>
      </w:r>
    </w:p>
  </w:footnote>
  <w:footnote w:type="continuationSeparator" w:id="0">
    <w:p w:rsidR="00D76A50" w:rsidRDefault="00D76A50" w:rsidP="000A20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6B1" w:rsidRDefault="00D76A50">
    <w:pPr>
      <w:tabs>
        <w:tab w:val="left" w:pos="840"/>
        <w:tab w:val="left" w:pos="1680"/>
        <w:tab w:val="left" w:pos="2520"/>
        <w:tab w:val="left" w:pos="3360"/>
        <w:tab w:val="left" w:pos="4200"/>
        <w:tab w:val="left" w:pos="5040"/>
        <w:tab w:val="left" w:pos="5880"/>
        <w:tab w:val="left" w:pos="6720"/>
        <w:tab w:val="left" w:pos="7560"/>
        <w:tab w:val="left" w:pos="8400"/>
      </w:tabs>
      <w:jc w:val="right"/>
      <w:rPr>
        <w:rFonts w:ascii="Times New Roman" w:eastAsia="Times New Roman" w:hAnsi="Times New Roman"/>
        <w:color w:val="auto"/>
        <w:kern w:val="0"/>
        <w:sz w:val="20"/>
        <w:lang w:eastAsia="ja-JP" w:bidi="x-non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6B1" w:rsidRDefault="00D76A50">
    <w:pPr>
      <w:tabs>
        <w:tab w:val="left" w:pos="840"/>
        <w:tab w:val="left" w:pos="1680"/>
        <w:tab w:val="left" w:pos="2520"/>
        <w:tab w:val="left" w:pos="3360"/>
        <w:tab w:val="left" w:pos="4200"/>
        <w:tab w:val="left" w:pos="5040"/>
        <w:tab w:val="left" w:pos="5880"/>
        <w:tab w:val="left" w:pos="6720"/>
        <w:tab w:val="left" w:pos="7560"/>
        <w:tab w:val="left" w:pos="8400"/>
      </w:tabs>
      <w:jc w:val="right"/>
      <w:rPr>
        <w:rFonts w:ascii="Times New Roman" w:eastAsia="Times New Roman" w:hAnsi="Times New Roman"/>
        <w:color w:val="auto"/>
        <w:kern w:val="0"/>
        <w:sz w:val="20"/>
        <w:lang w:eastAsia="ja-JP" w:bidi="x-non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E8F"/>
    <w:rsid w:val="000A2060"/>
    <w:rsid w:val="000E6607"/>
    <w:rsid w:val="001D3DA5"/>
    <w:rsid w:val="003B16B1"/>
    <w:rsid w:val="00493408"/>
    <w:rsid w:val="005F2483"/>
    <w:rsid w:val="00695B56"/>
    <w:rsid w:val="00696FB8"/>
    <w:rsid w:val="008F72BD"/>
    <w:rsid w:val="0096268D"/>
    <w:rsid w:val="00AC4597"/>
    <w:rsid w:val="00C239A6"/>
    <w:rsid w:val="00C84E8F"/>
    <w:rsid w:val="00D50878"/>
    <w:rsid w:val="00D76A50"/>
    <w:rsid w:val="00E225AF"/>
    <w:rsid w:val="00E8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docId w15:val="{D382C312-607A-43A3-9218-DADB8FD27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16B1"/>
    <w:rPr>
      <w:rFonts w:ascii="Century" w:eastAsia="ヒラギノ角ゴ Pro W3" w:hAnsi="Century" w:cs="Times New Roman"/>
      <w:color w:val="00000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4E8F"/>
    <w:pPr>
      <w:widowControl w:val="0"/>
      <w:jc w:val="both"/>
    </w:pPr>
    <w:rPr>
      <w:rFonts w:asciiTheme="majorHAnsi" w:eastAsiaTheme="majorEastAsia" w:hAnsiTheme="majorHAnsi" w:cstheme="majorBidi"/>
      <w:color w:val="auto"/>
      <w:sz w:val="18"/>
      <w:szCs w:val="18"/>
      <w:lang w:eastAsia="ja-JP"/>
    </w:rPr>
  </w:style>
  <w:style w:type="character" w:customStyle="1" w:styleId="a4">
    <w:name w:val="吹き出し (文字)"/>
    <w:basedOn w:val="a0"/>
    <w:link w:val="a3"/>
    <w:uiPriority w:val="99"/>
    <w:semiHidden/>
    <w:rsid w:val="00C84E8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A2060"/>
    <w:pPr>
      <w:widowControl w:val="0"/>
      <w:tabs>
        <w:tab w:val="center" w:pos="4252"/>
        <w:tab w:val="right" w:pos="8504"/>
      </w:tabs>
      <w:snapToGrid w:val="0"/>
      <w:jc w:val="both"/>
    </w:pPr>
    <w:rPr>
      <w:rFonts w:asciiTheme="minorHAnsi" w:eastAsiaTheme="minorEastAsia" w:hAnsiTheme="minorHAnsi" w:cstheme="minorBidi"/>
      <w:color w:val="auto"/>
      <w:sz w:val="21"/>
      <w:szCs w:val="22"/>
      <w:lang w:eastAsia="ja-JP"/>
    </w:rPr>
  </w:style>
  <w:style w:type="character" w:customStyle="1" w:styleId="a6">
    <w:name w:val="ヘッダー (文字)"/>
    <w:basedOn w:val="a0"/>
    <w:link w:val="a5"/>
    <w:uiPriority w:val="99"/>
    <w:rsid w:val="000A2060"/>
  </w:style>
  <w:style w:type="paragraph" w:styleId="a7">
    <w:name w:val="footer"/>
    <w:basedOn w:val="a"/>
    <w:link w:val="a8"/>
    <w:uiPriority w:val="99"/>
    <w:unhideWhenUsed/>
    <w:rsid w:val="000A2060"/>
    <w:pPr>
      <w:widowControl w:val="0"/>
      <w:tabs>
        <w:tab w:val="center" w:pos="4252"/>
        <w:tab w:val="right" w:pos="8504"/>
      </w:tabs>
      <w:snapToGrid w:val="0"/>
      <w:jc w:val="both"/>
    </w:pPr>
    <w:rPr>
      <w:rFonts w:asciiTheme="minorHAnsi" w:eastAsiaTheme="minorEastAsia" w:hAnsiTheme="minorHAnsi" w:cstheme="minorBidi"/>
      <w:color w:val="auto"/>
      <w:sz w:val="21"/>
      <w:szCs w:val="22"/>
      <w:lang w:eastAsia="ja-JP"/>
    </w:rPr>
  </w:style>
  <w:style w:type="character" w:customStyle="1" w:styleId="a8">
    <w:name w:val="フッター (文字)"/>
    <w:basedOn w:val="a0"/>
    <w:link w:val="a7"/>
    <w:uiPriority w:val="99"/>
    <w:rsid w:val="000A2060"/>
  </w:style>
  <w:style w:type="paragraph" w:customStyle="1" w:styleId="1">
    <w:name w:val="フッター1"/>
    <w:rsid w:val="003B16B1"/>
    <w:pPr>
      <w:tabs>
        <w:tab w:val="center" w:pos="4680"/>
        <w:tab w:val="right" w:pos="9360"/>
      </w:tabs>
    </w:pPr>
    <w:rPr>
      <w:rFonts w:ascii="Century" w:eastAsia="ヒラギノ角ゴ Pro W3" w:hAnsi="Century" w:cs="Times New Roman"/>
      <w:color w:val="000000"/>
      <w:sz w:val="24"/>
      <w:szCs w:val="20"/>
      <w:lang w:eastAsia="en-US"/>
    </w:rPr>
  </w:style>
  <w:style w:type="character" w:styleId="a9">
    <w:name w:val="line number"/>
    <w:basedOn w:val="a0"/>
    <w:uiPriority w:val="99"/>
    <w:semiHidden/>
    <w:unhideWhenUsed/>
    <w:rsid w:val="003B1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7.bin"/><Relationship Id="rId26" Type="http://schemas.openxmlformats.org/officeDocument/2006/relationships/image" Target="media/image10.emf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emf"/><Relationship Id="rId34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5.bin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6.emf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9.emf"/><Relationship Id="rId32" Type="http://schemas.openxmlformats.org/officeDocument/2006/relationships/oleObject" Target="embeddings/oleObject14.bin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36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8.bin"/><Relationship Id="rId31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image" Target="media/image8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3.bin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38C32-802C-4938-8372-69ED5AB15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mougi</dc:creator>
  <cp:lastModifiedBy>舞木昭彦</cp:lastModifiedBy>
  <cp:revision>9</cp:revision>
  <dcterms:created xsi:type="dcterms:W3CDTF">2013-05-01T00:45:00Z</dcterms:created>
  <dcterms:modified xsi:type="dcterms:W3CDTF">2014-06-05T05:44:00Z</dcterms:modified>
</cp:coreProperties>
</file>